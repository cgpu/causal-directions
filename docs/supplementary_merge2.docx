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198FB" w14:textId="77777777" w:rsidR="00F77868" w:rsidRDefault="0008661A">
      <w:pPr>
        <w:pStyle w:val="Title"/>
      </w:pPr>
      <w:bookmarkStart w:id="0" w:name="_GoBack"/>
      <w:bookmarkEnd w:id="0"/>
      <w:r>
        <w:t>Supplementary materials: Orienting the causal relationship between imprecisely measured traits using GWAS summary data</w:t>
      </w:r>
    </w:p>
    <w:p w14:paraId="0206BA7E" w14:textId="39C68363" w:rsidR="00F77868" w:rsidRDefault="0008661A">
      <w:pPr>
        <w:pStyle w:val="Date"/>
      </w:pPr>
      <w:del w:id="1" w:author="Author" w:date="2017-10-10T23:15:00Z">
        <w:r>
          <w:delText>28 July</w:delText>
        </w:r>
      </w:del>
      <w:ins w:id="2" w:author="Author" w:date="2017-10-10T23:15:00Z">
        <w:r>
          <w:t>10 October</w:t>
        </w:r>
      </w:ins>
      <w:r>
        <w:t xml:space="preserve"> 2017</w:t>
      </w:r>
    </w:p>
    <w:p w14:paraId="572D2E11" w14:textId="77777777" w:rsidR="00F77868" w:rsidRDefault="0008661A">
      <w:pPr>
        <w:pStyle w:val="Heading2"/>
      </w:pPr>
      <w:bookmarkStart w:id="3" w:name="supplementary-text-1"/>
      <w:bookmarkEnd w:id="3"/>
      <w:r>
        <w:t>Supplementary text 1</w:t>
      </w:r>
    </w:p>
    <w:p w14:paraId="7B4D2827" w14:textId="77777777" w:rsidR="00F77868" w:rsidRDefault="0008661A">
      <w:pPr>
        <w:pStyle w:val="FirstParagraph"/>
      </w:pPr>
      <w:r>
        <w:t>We assume the following model</w:t>
      </w:r>
    </w:p>
    <w:p w14:paraId="5A0A592D"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x</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e>
            </m:mr>
            <m:mr>
              <m:e>
                <m:sSub>
                  <m:sSubPr>
                    <m:ctrlPr>
                      <w:rPr>
                        <w:rFonts w:ascii="Cambria Math" w:hAnsi="Cambria Math"/>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e>
            </m:mr>
            <m:mr>
              <m:e>
                <m:r>
                  <w:rPr>
                    <w:rFonts w:ascii="Cambria Math" w:hAnsi="Cambria Math"/>
                  </w:rPr>
                  <m:t>y</m:t>
                </m:r>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e>
            </m:mr>
            <m:mr>
              <m:e>
                <m:sSub>
                  <m:sSubPr>
                    <m:ctrlPr>
                      <w:rPr>
                        <w:rFonts w:ascii="Cambria Math" w:hAnsi="Cambria Math"/>
                      </w:rPr>
                    </m:ctrlPr>
                  </m:sSubPr>
                  <m:e>
                    <m:r>
                      <w:rPr>
                        <w:rFonts w:ascii="Cambria Math" w:hAnsi="Cambria Math"/>
                      </w:rPr>
                      <m:t>y</m:t>
                    </m:r>
                  </m:e>
                  <m:sub>
                    <m:r>
                      <w:rPr>
                        <w:rFonts w:ascii="Cambria Math" w:hAnsi="Cambria Math"/>
                      </w:rPr>
                      <m:t>o</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my</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my</m:t>
                    </m:r>
                  </m:sub>
                </m:sSub>
              </m:e>
            </m:mr>
          </m:m>
        </m:oMath>
      </m:oMathPara>
    </w:p>
    <w:p w14:paraId="5A0BFAAC" w14:textId="77777777" w:rsidR="00F77868" w:rsidRDefault="0008661A">
      <w:pPr>
        <w:pStyle w:val="FirstParagraph"/>
      </w:pPr>
      <w:r>
        <w:t xml:space="preserve">where </w:t>
      </w:r>
      <m:oMath>
        <m:r>
          <w:rPr>
            <w:rFonts w:ascii="Cambria Math" w:hAnsi="Cambria Math"/>
          </w:rPr>
          <m:t>x</m:t>
        </m:r>
      </m:oMath>
      <w:r>
        <w:t xml:space="preserve"> is the exposure on the outcome </w:t>
      </w:r>
      <m:oMath>
        <m:r>
          <w:rPr>
            <w:rFonts w:ascii="Cambria Math" w:hAnsi="Cambria Math"/>
          </w:rPr>
          <m:t>y</m:t>
        </m:r>
      </m:oMath>
      <w:r>
        <w:t xml:space="preserve">, </w:t>
      </w:r>
      <m:oMath>
        <m:r>
          <w:rPr>
            <w:rFonts w:ascii="Cambria Math" w:hAnsi="Cambria Math"/>
          </w:rPr>
          <m:t>g</m:t>
        </m:r>
      </m:oMath>
      <w:r>
        <w:t xml:space="preserve"> is an instrument that has a direct effect on </w:t>
      </w:r>
      <m:oMath>
        <m:r>
          <w:rPr>
            <w:rFonts w:ascii="Cambria Math" w:hAnsi="Cambria Math"/>
          </w:rPr>
          <m:t>x</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the measured quantity of </w:t>
      </w:r>
      <m:oMath>
        <m:r>
          <w:rPr>
            <w:rFonts w:ascii="Cambria Math" w:hAnsi="Cambria Math"/>
          </w:rPr>
          <m:t>x</m:t>
        </m:r>
      </m:oMath>
      <w:r>
        <w:t xml:space="preserve">, where measurement error is incurred from linear transformation in </w:t>
      </w:r>
      <m:oMath>
        <m:sSub>
          <m:sSubPr>
            <m:ctrlPr>
              <w:rPr>
                <w:rFonts w:ascii="Cambria Math" w:hAnsi="Cambria Math"/>
              </w:rPr>
            </m:ctrlPr>
          </m:sSubPr>
          <m:e>
            <m:r>
              <w:rPr>
                <w:rFonts w:ascii="Cambria Math" w:hAnsi="Cambria Math"/>
              </w:rPr>
              <m:t>α</m:t>
            </m:r>
          </m:e>
          <m:sub>
            <m:r>
              <w:rPr>
                <w:rFonts w:ascii="Cambria Math" w:hAnsi="Cambria Math"/>
              </w:rPr>
              <m:t>mx</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mx</m:t>
            </m:r>
          </m:sub>
        </m:sSub>
      </m:oMath>
      <w:r>
        <w:t xml:space="preserve"> and imprecision</w:t>
      </w:r>
      <w:r>
        <w:t xml:space="preserve"> from </w:t>
      </w:r>
      <m:oMath>
        <m:sSub>
          <m:sSubPr>
            <m:ctrlPr>
              <w:rPr>
                <w:rFonts w:ascii="Cambria Math" w:hAnsi="Cambria Math"/>
              </w:rPr>
            </m:ctrlPr>
          </m:sSubPr>
          <m:e>
            <m:r>
              <w:rPr>
                <w:rFonts w:ascii="Cambria Math" w:hAnsi="Cambria Math"/>
              </w:rPr>
              <m:t>ϵ</m:t>
            </m:r>
          </m:e>
          <m:sub>
            <m:r>
              <w:rPr>
                <w:rFonts w:ascii="Cambria Math" w:hAnsi="Cambria Math"/>
              </w:rPr>
              <m:t>mx</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is the measured quantity of </w:t>
      </w:r>
      <m:oMath>
        <m:r>
          <w:rPr>
            <w:rFonts w:ascii="Cambria Math" w:hAnsi="Cambria Math"/>
          </w:rPr>
          <m:t>y</m:t>
        </m:r>
      </m:oMath>
      <w:r>
        <w:t xml:space="preserve">, where measurement error is incurred from linear transformation in </w:t>
      </w:r>
      <m:oMath>
        <m:sSub>
          <m:sSubPr>
            <m:ctrlPr>
              <w:rPr>
                <w:rFonts w:ascii="Cambria Math" w:hAnsi="Cambria Math"/>
              </w:rPr>
            </m:ctrlPr>
          </m:sSubPr>
          <m:e>
            <m:r>
              <w:rPr>
                <w:rFonts w:ascii="Cambria Math" w:hAnsi="Cambria Math"/>
              </w:rPr>
              <m:t>α</m:t>
            </m:r>
          </m:e>
          <m:sub>
            <m:r>
              <w:rPr>
                <w:rFonts w:ascii="Cambria Math" w:hAnsi="Cambria Math"/>
              </w:rPr>
              <m:t>my</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my</m:t>
            </m:r>
          </m:sub>
        </m:sSub>
      </m:oMath>
      <w:r>
        <w:t xml:space="preserve"> and imprecision from </w:t>
      </w:r>
      <m:oMath>
        <m:sSub>
          <m:sSubPr>
            <m:ctrlPr>
              <w:rPr>
                <w:rFonts w:ascii="Cambria Math" w:hAnsi="Cambria Math"/>
              </w:rPr>
            </m:ctrlPr>
          </m:sSubPr>
          <m:e>
            <m:r>
              <w:rPr>
                <w:rFonts w:ascii="Cambria Math" w:hAnsi="Cambria Math"/>
              </w:rPr>
              <m:t>ϵ</m:t>
            </m:r>
          </m:e>
          <m:sub>
            <m:r>
              <w:rPr>
                <w:rFonts w:ascii="Cambria Math" w:hAnsi="Cambria Math"/>
              </w:rPr>
              <m:t>my</m:t>
            </m:r>
          </m:sub>
        </m:sSub>
      </m:oMath>
      <w:r>
        <w:t xml:space="preserve">. Our objective is to estimate the expected magnitude of association between </w:t>
      </w:r>
      <m:oMath>
        <m:r>
          <w:rPr>
            <w:rFonts w:ascii="Cambria Math" w:hAnsi="Cambria Math"/>
          </w:rPr>
          <m:t>g</m:t>
        </m:r>
      </m:oMath>
      <w:r>
        <w:t xml:space="preserve"> and </w:t>
      </w:r>
      <m:oMath>
        <m:r>
          <w:rPr>
            <w:rFonts w:ascii="Cambria Math" w:hAnsi="Cambria Math"/>
          </w:rPr>
          <m:t>y</m:t>
        </m:r>
      </m:oMath>
      <w:r>
        <w:t xml:space="preserve"> aft</w:t>
      </w:r>
      <w:r>
        <w:t xml:space="preserve">er conditioning on </w:t>
      </w:r>
      <m:oMath>
        <m:r>
          <w:rPr>
            <w:rFonts w:ascii="Cambria Math" w:hAnsi="Cambria Math"/>
          </w:rPr>
          <m:t>x</m:t>
        </m:r>
      </m:oMath>
      <w:r>
        <w:t xml:space="preserve">. Under the CIT, this is expected to be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when </w:t>
      </w:r>
      <m:oMath>
        <m:r>
          <w:rPr>
            <w:rFonts w:ascii="Cambria Math" w:hAnsi="Cambria Math"/>
          </w:rPr>
          <m:t>x</m:t>
        </m:r>
      </m:oMath>
      <w:r>
        <w:t xml:space="preserve"> causes </w:t>
      </w:r>
      <m:oMath>
        <m:r>
          <w:rPr>
            <w:rFonts w:ascii="Cambria Math" w:hAnsi="Cambria Math"/>
          </w:rPr>
          <m:t>y</m:t>
        </m:r>
      </m:oMath>
      <w:r>
        <w:t xml:space="preserve">, where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a</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the predicted value of </w:t>
      </w:r>
      <m:oMath>
        <m:sSub>
          <m:sSubPr>
            <m:ctrlPr>
              <w:rPr>
                <w:rFonts w:ascii="Cambria Math" w:hAnsi="Cambria Math"/>
              </w:rPr>
            </m:ctrlPr>
          </m:sSubPr>
          <m:e>
            <m:r>
              <w:rPr>
                <w:rFonts w:ascii="Cambria Math" w:hAnsi="Cambria Math"/>
              </w:rPr>
              <m:t>y</m:t>
            </m:r>
          </m:e>
          <m:sub>
            <m:r>
              <w:rPr>
                <w:rFonts w:ascii="Cambria Math" w:hAnsi="Cambria Math"/>
              </w:rPr>
              <m:t>o</m:t>
            </m:r>
          </m:sub>
        </m:sSub>
      </m:oMath>
      <w:r>
        <w:t xml:space="preserve"> using the measured value of </w:t>
      </w:r>
      <m:oMath>
        <m:sSub>
          <m:sSubPr>
            <m:ctrlPr>
              <w:rPr>
                <w:rFonts w:ascii="Cambria Math" w:hAnsi="Cambria Math"/>
              </w:rPr>
            </m:ctrlPr>
          </m:sSubPr>
          <m:e>
            <m:r>
              <w:rPr>
                <w:rFonts w:ascii="Cambria Math" w:hAnsi="Cambria Math"/>
              </w:rPr>
              <m:t>x</m:t>
            </m:r>
          </m:e>
          <m:sub>
            <m:r>
              <w:rPr>
                <w:rFonts w:ascii="Cambria Math" w:hAnsi="Cambria Math"/>
              </w:rPr>
              <m:t>o</m:t>
            </m:r>
          </m:sub>
        </m:sSub>
      </m:oMath>
      <w:r>
        <w:t>.</w:t>
      </w:r>
    </w:p>
    <w:p w14:paraId="189C84D5" w14:textId="77777777" w:rsidR="00F77868" w:rsidRDefault="0008661A">
      <w:pPr>
        <w:pStyle w:val="BodyText"/>
      </w:pPr>
      <w:r>
        <w:t xml:space="preserve">We can split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oMath>
      <w:r>
        <w:t xml:space="preserve"> into two parts,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and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oMath>
      <w:r>
        <w:t>.</w:t>
      </w:r>
    </w:p>
    <w:p w14:paraId="47A0ABE1" w14:textId="77777777" w:rsidR="00F77868" w:rsidRDefault="0008661A">
      <w:pPr>
        <w:pStyle w:val="BodyText"/>
      </w:pPr>
      <w:r>
        <w:rPr>
          <w:b/>
        </w:rPr>
        <w:t>Part 1</w:t>
      </w:r>
    </w:p>
    <w:p w14:paraId="79EEC208"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5796B14E" w14:textId="77777777" w:rsidR="00F77868" w:rsidRDefault="0008661A">
      <w:pPr>
        <w:pStyle w:val="FirstParagraph"/>
      </w:pPr>
      <w:r>
        <w:rPr>
          <w:b/>
        </w:rPr>
        <w:t>Part 2</w:t>
      </w:r>
    </w:p>
    <w:p w14:paraId="4B1CD5AD"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e>
            </m:mr>
            <m: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e>
            </m:mr>
            <m:mr>
              <m:e/>
              <m:e>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2C3E2D9C" w14:textId="77777777" w:rsidR="00F77868" w:rsidRDefault="0008661A">
      <w:pPr>
        <w:pStyle w:val="FirstParagraph"/>
      </w:pPr>
      <w:r>
        <w:t>Simpifying further</w:t>
      </w:r>
    </w:p>
    <w:p w14:paraId="68687264"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m:t>
                </m:r>
                <m:f>
                  <m:fPr>
                    <m:ctrlPr>
                      <w:rPr>
                        <w:rFonts w:ascii="Cambria Math" w:hAnsi="Cambria Math"/>
                      </w:rPr>
                    </m:ctrlPr>
                  </m:fPr>
                  <m:num>
                    <m:r>
                      <w:rPr>
                        <w:rFonts w:ascii="Cambria Math" w:hAnsi="Cambria Math"/>
                      </w:rPr>
                      <m:t>cov</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num>
                  <m:den>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r>
                      <w:rPr>
                        <w:rFonts w:ascii="Cambria Math" w:hAnsi="Cambria Math"/>
                      </w:rPr>
                      <m:t>)</m:t>
                    </m:r>
                  </m:den>
                </m:f>
              </m:e>
            </m:mr>
            <m:mr>
              <m:e/>
              <m:e>
                <m:r>
                  <w:rPr>
                    <w:rFonts w:ascii="Cambria Math" w:hAnsi="Cambria Math"/>
                  </w:rPr>
                  <m:t>=</m:t>
                </m:r>
                <m:f>
                  <m:fPr>
                    <m:ctrlPr>
                      <w:rPr>
                        <w:rFonts w:ascii="Cambria Math" w:hAnsi="Cambria Math"/>
                      </w:rPr>
                    </m:ctrlPr>
                  </m:fPr>
                  <m:num>
                    <m:r>
                      <w:rPr>
                        <w:rFonts w:ascii="Cambria Math" w:hAnsi="Cambria Math"/>
                      </w:rPr>
                      <m:t>cov</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mx</m:t>
                        </m:r>
                      </m:sub>
                    </m:sSub>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my</m:t>
                        </m:r>
                      </m:sub>
                    </m:sSub>
                    <m:r>
                      <w:rPr>
                        <w:rFonts w:ascii="Cambria Math" w:hAnsi="Cambria Math"/>
                      </w:rPr>
                      <m:t>cov</m:t>
                    </m:r>
                    <m:r>
                      <w:rPr>
                        <w:rFonts w:ascii="Cambria Math" w:hAnsi="Cambria Math"/>
                      </w:rPr>
                      <m:t>(</m:t>
                    </m:r>
                    <m:r>
                      <w:rPr>
                        <w:rFonts w:ascii="Cambria Math" w:hAnsi="Cambria Math"/>
                      </w:rPr>
                      <m:t>y</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mx</m:t>
                        </m:r>
                      </m:sub>
                    </m:sSub>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
        </m:oMath>
      </m:oMathPara>
    </w:p>
    <w:p w14:paraId="09F9536D" w14:textId="77777777" w:rsidR="00F77868" w:rsidRDefault="0008661A">
      <w:pPr>
        <w:pStyle w:val="FirstParagraph"/>
      </w:pPr>
      <w:r>
        <w:t>which</w:t>
      </w:r>
      <w:r>
        <w:t xml:space="preserve"> can be substituted back to give</w:t>
      </w:r>
    </w:p>
    <w:p w14:paraId="3D02420F"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e>
            </m:mr>
            <m:mr>
              <m:e/>
              <m:e>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mx</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1AACFB8A" w14:textId="77777777" w:rsidR="00F77868" w:rsidRDefault="0008661A">
      <w:pPr>
        <w:pStyle w:val="FirstParagraph"/>
      </w:pPr>
      <w:r>
        <w:t>Finally</w:t>
      </w:r>
    </w:p>
    <w:p w14:paraId="793A988C"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m</m:t>
                        </m:r>
                        <m:r>
                          <w:rPr>
                            <w:rFonts w:ascii="Cambria Math" w:hAnsi="Cambria Math"/>
                          </w:rPr>
                          <m:t>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mx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x</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my</m:t>
                    </m:r>
                  </m:sub>
                </m:sSub>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57FB34A2" w14:textId="77777777" w:rsidR="00F77868" w:rsidRDefault="0008661A">
      <w:pPr>
        <w:pStyle w:val="FirstParagraph"/>
      </w:pPr>
      <w:r>
        <w:t xml:space="preserve">thus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if the measurement imprecision in </w:t>
      </w:r>
      <m:oMath>
        <m:sSub>
          <m:sSubPr>
            <m:ctrlPr>
              <w:rPr>
                <w:rFonts w:ascii="Cambria Math" w:hAnsi="Cambria Math"/>
              </w:rPr>
            </m:ctrlPr>
          </m:sSubPr>
          <m:e>
            <m:r>
              <w:rPr>
                <w:rFonts w:ascii="Cambria Math" w:hAnsi="Cambria Math"/>
              </w:rPr>
              <m:t>x</m:t>
            </m:r>
          </m:e>
          <m:sub>
            <m:r>
              <w:rPr>
                <w:rFonts w:ascii="Cambria Math" w:hAnsi="Cambria Math"/>
              </w:rPr>
              <m:t>o</m:t>
            </m:r>
          </m:sub>
        </m:sSub>
      </m:oMath>
      <w:r>
        <w:t xml:space="preserve"> is </w:t>
      </w:r>
      <m:oMath>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m</m:t>
            </m:r>
          </m:sub>
        </m:sSub>
        <m:r>
          <w:rPr>
            <w:rFonts w:ascii="Cambria Math" w:hAnsi="Cambria Math"/>
          </w:rPr>
          <m:t>)=0</m:t>
        </m:r>
      </m:oMath>
      <w:r>
        <w:t xml:space="preserve">. However if there is any imprecision then the condition </w:t>
      </w:r>
      <m:oMath>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o</m:t>
            </m:r>
          </m:sub>
        </m:sSub>
        <m:r>
          <w:rPr>
            <w:rFonts w:ascii="Cambria Math" w:hAnsi="Cambria Math"/>
          </w:rPr>
          <m:t>)=0</m:t>
        </m:r>
      </m:oMath>
      <w:r>
        <w:t xml:space="preserve"> will not hold.</w:t>
      </w:r>
    </w:p>
    <w:p w14:paraId="5B1F1BC4" w14:textId="77777777" w:rsidR="00F77868" w:rsidRDefault="0008661A">
      <w:pPr>
        <w:pStyle w:val="Heading2"/>
      </w:pPr>
      <w:bookmarkStart w:id="4" w:name="supplementary-text-2"/>
      <w:bookmarkEnd w:id="4"/>
      <w:r>
        <w:t>Supplementary text 2</w:t>
      </w:r>
    </w:p>
    <w:p w14:paraId="53792424" w14:textId="77777777" w:rsidR="00F77868" w:rsidRDefault="0008661A">
      <w:pPr>
        <w:pStyle w:val="FirstParagraph"/>
      </w:pPr>
      <w:r>
        <w:t xml:space="preserve">Assuming that either </w:t>
      </w:r>
      <m:oMath>
        <m:r>
          <w:rPr>
            <w:rFonts w:ascii="Cambria Math" w:hAnsi="Cambria Math"/>
          </w:rPr>
          <m:t>x</m:t>
        </m:r>
        <m:r>
          <w:rPr>
            <w:rFonts w:ascii="Cambria Math" w:hAnsi="Cambria Math"/>
          </w:rPr>
          <m:t>→</m:t>
        </m:r>
        <m:r>
          <w:rPr>
            <w:rFonts w:ascii="Cambria Math" w:hAnsi="Cambria Math"/>
          </w:rPr>
          <m:t>y</m:t>
        </m:r>
      </m:oMath>
      <w:r>
        <w:t xml:space="preserve"> or </w:t>
      </w:r>
      <m:oMath>
        <m:r>
          <w:rPr>
            <w:rFonts w:ascii="Cambria Math" w:hAnsi="Cambria Math"/>
          </w:rPr>
          <m:t>y</m:t>
        </m:r>
        <m:r>
          <w:rPr>
            <w:rFonts w:ascii="Cambria Math" w:hAnsi="Cambria Math"/>
          </w:rPr>
          <m:t>→</m:t>
        </m:r>
        <m:r>
          <w:rPr>
            <w:rFonts w:ascii="Cambria Math" w:hAnsi="Cambria Math"/>
          </w:rPr>
          <m:t>x</m:t>
        </m:r>
      </m:oMath>
      <w:r>
        <w:t xml:space="preserve">, the causal direction can be inferred by evaluating which of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oMath>
      <w:r>
        <w:t xml:space="preserve"> is larger in magnitude. The Steiger test is a hypothesis test that provides a p-value for observing the difference in </w:t>
      </w:r>
      <w:r>
        <w:t>these correlations under the null hypothesis that they are equal.</w:t>
      </w:r>
    </w:p>
    <w:p w14:paraId="696C4F2B" w14:textId="77777777" w:rsidR="00F77868" w:rsidRDefault="0008661A">
      <w:pPr>
        <w:pStyle w:val="BodyText"/>
      </w:pPr>
      <w:r>
        <w:t xml:space="preserve">Assuming the causal direction is </w:t>
      </w:r>
      <m:oMath>
        <m:r>
          <w:rPr>
            <w:rFonts w:ascii="Cambria Math" w:hAnsi="Cambria Math"/>
          </w:rPr>
          <m:t>x</m:t>
        </m:r>
        <m:r>
          <w:rPr>
            <w:rFonts w:ascii="Cambria Math" w:hAnsi="Cambria Math"/>
          </w:rPr>
          <m:t>→</m:t>
        </m:r>
        <m:r>
          <w:rPr>
            <w:rFonts w:ascii="Cambria Math" w:hAnsi="Cambria Math"/>
          </w:rPr>
          <m:t>y</m:t>
        </m:r>
      </m:oMath>
      <w:r>
        <w:t>, two stage MR is formulated using the following regression models:</w:t>
      </w:r>
    </w:p>
    <w:p w14:paraId="7B261982" w14:textId="77777777" w:rsidR="00F77868" w:rsidRDefault="0008661A">
      <w:pPr>
        <w:pStyle w:val="BodyText"/>
      </w:pPr>
      <m:oMathPara>
        <m:oMathParaPr>
          <m:jc m:val="center"/>
        </m:oMathParaPr>
        <m:oMath>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oMath>
      </m:oMathPara>
    </w:p>
    <w:p w14:paraId="7FAD77D9" w14:textId="77777777" w:rsidR="00F77868" w:rsidRDefault="0008661A">
      <w:pPr>
        <w:pStyle w:val="FirstParagraph"/>
      </w:pPr>
      <w:r>
        <w:t>for the first stage and</w:t>
      </w:r>
    </w:p>
    <w:p w14:paraId="3CDBC821" w14:textId="77777777" w:rsidR="00F77868" w:rsidRDefault="0008661A">
      <w:pPr>
        <w:pStyle w:val="BodyText"/>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oMath>
      </m:oMathPara>
    </w:p>
    <w:p w14:paraId="56995D0C" w14:textId="77777777" w:rsidR="00F77868" w:rsidRDefault="0008661A">
      <w:pPr>
        <w:pStyle w:val="FirstParagraph"/>
      </w:pPr>
      <w:r>
        <w:t xml:space="preserve">where </w:t>
      </w:r>
      <m:oMath>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α</m:t>
                </m:r>
              </m:e>
            </m:groupChr>
          </m:e>
          <m:sub>
            <m:r>
              <w:rPr>
                <w:rFonts w:ascii="Cambria Math" w:hAnsi="Cambria Math"/>
              </w:rPr>
              <m:t>1</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1</m:t>
            </m:r>
          </m:sub>
        </m:sSub>
        <m:r>
          <w:rPr>
            <w:rFonts w:ascii="Cambria Math" w:hAnsi="Cambria Math"/>
          </w:rPr>
          <m:t>g</m:t>
        </m:r>
      </m:oMath>
      <w:r>
        <w:t>. Writin</w:t>
      </w:r>
      <w:r>
        <w:t xml:space="preserve">g in scale free terms,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denotes the correlation between </w:t>
      </w:r>
      <m:oMath>
        <m:r>
          <w:rPr>
            <w:rFonts w:ascii="Cambria Math" w:hAnsi="Cambria Math"/>
          </w:rPr>
          <m:t>g</m:t>
        </m:r>
      </m:oMath>
      <w:r>
        <w:t xml:space="preserve"> and the exposure variable </w:t>
      </w:r>
      <m:oMath>
        <m:r>
          <w:rPr>
            <w:rFonts w:ascii="Cambria Math" w:hAnsi="Cambria Math"/>
          </w:rPr>
          <m:t>x</m:t>
        </m:r>
      </m:oMath>
      <w:r>
        <w:t xml:space="preserve">, and it is expected that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oMath>
      <w:r>
        <w:t xml:space="preserve"> because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oMath>
      <w:r>
        <w:t xml:space="preserve">, where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oMath>
      <w:r>
        <w:t xml:space="preserve"> is the causal association between </w:t>
      </w:r>
      <m:oMath>
        <m:r>
          <w:rPr>
            <w:rFonts w:ascii="Cambria Math" w:hAnsi="Cambria Math"/>
          </w:rPr>
          <m:t>x</m:t>
        </m:r>
      </m:oMath>
      <w:r>
        <w:t xml:space="preserve"> and </w:t>
      </w:r>
      <m:oMath>
        <m:r>
          <w:rPr>
            <w:rFonts w:ascii="Cambria Math" w:hAnsi="Cambria Math"/>
          </w:rPr>
          <m:t>y</m:t>
        </m:r>
      </m:oMath>
      <w:r>
        <w:t xml:space="preserve"> (which is likely to be less th</w:t>
      </w:r>
      <w:r>
        <w:t>an 1).</w:t>
      </w:r>
    </w:p>
    <w:p w14:paraId="54938500" w14:textId="77777777" w:rsidR="00F77868" w:rsidRDefault="0008661A">
      <w:pPr>
        <w:pStyle w:val="BodyText"/>
      </w:pPr>
      <w:r>
        <w:t xml:space="preserve">In the presence of measurement error in </w:t>
      </w:r>
      <m:oMath>
        <m:r>
          <w:rPr>
            <w:rFonts w:ascii="Cambria Math" w:hAnsi="Cambria Math"/>
          </w:rPr>
          <m:t>x</m:t>
        </m:r>
      </m:oMath>
      <w:r>
        <w:t xml:space="preserve"> and </w:t>
      </w:r>
      <m:oMath>
        <m:r>
          <w:rPr>
            <w:rFonts w:ascii="Cambria Math" w:hAnsi="Cambria Math"/>
          </w:rPr>
          <m:t>y</m:t>
        </m:r>
      </m:oMath>
      <w:r>
        <w:t xml:space="preserve">, however, the empirical inference of the causal direction will instead be based on evaluating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which can be simplified:</w:t>
      </w:r>
    </w:p>
    <w:p w14:paraId="3A624391"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r>
              <m:e>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e>
                <m:r>
                  <w:rPr>
                    <w:rFonts w:ascii="Cambria Math" w:hAnsi="Cambria Math"/>
                  </w:rPr>
                  <m:t>&gt;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r>
                      <w:rPr>
                        <w:rFonts w:ascii="Cambria Math" w:hAnsi="Cambria Math"/>
                      </w:rPr>
                      <m:t>y</m:t>
                    </m:r>
                  </m:sub>
                </m:sSub>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e>
            </m:mr>
          </m:m>
        </m:oMath>
      </m:oMathPara>
    </w:p>
    <w:p w14:paraId="66C6E119" w14:textId="77777777" w:rsidR="00F77868" w:rsidRDefault="0008661A">
      <w:pPr>
        <w:pStyle w:val="FirstParagraph"/>
      </w:pPr>
      <w:r>
        <w:t xml:space="preserve">In order to assess how reliable the inference of the causal direction is in the presence of measurement imprecision, we can evaluate the range of potential values of measurement error in </w:t>
      </w:r>
      <m:oMath>
        <m:r>
          <w:rPr>
            <w:rFonts w:ascii="Cambria Math" w:hAnsi="Cambria Math"/>
          </w:rPr>
          <m:t>x</m:t>
        </m:r>
      </m:oMath>
      <w:r>
        <w:t xml:space="preserve"> and </w:t>
      </w:r>
      <m:oMath>
        <m:r>
          <w:rPr>
            <w:rFonts w:ascii="Cambria Math" w:hAnsi="Cambria Math"/>
          </w:rPr>
          <m:t>y</m:t>
        </m:r>
      </m:oMath>
      <w:r>
        <w:t xml:space="preserve"> over which the empirical difference in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would return the wrong causal direction.</w:t>
      </w:r>
    </w:p>
    <w:p w14:paraId="76B66A99" w14:textId="77777777" w:rsidR="00F77868" w:rsidRDefault="0008661A">
      <w:pPr>
        <w:pStyle w:val="BodyText"/>
      </w:pPr>
      <w:r>
        <w:t xml:space="preserve">For different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≤1</m:t>
        </m:r>
      </m:oMath>
      <w:r>
        <w:t xml:space="preserve">. For different values of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oMath>
      <w:r>
        <w:t xml:space="preserve"> </w:t>
      </w:r>
      <w:r>
        <w:t xml:space="preserve">and </w:t>
      </w:r>
      <m:oMath>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≤1</m:t>
        </m:r>
      </m:oMath>
      <w:r>
        <w:t>.</w:t>
      </w:r>
    </w:p>
    <w:p w14:paraId="4F246CB6" w14:textId="77777777" w:rsidR="00F77868" w:rsidRDefault="0008661A">
      <w:pPr>
        <w:pStyle w:val="BodyText"/>
      </w:pPr>
      <w:r>
        <w:t xml:space="preserve">Call </w:t>
      </w:r>
      <m:oMath>
        <m:r>
          <w:rPr>
            <w:rFonts w:ascii="Cambria Math" w:hAnsi="Cambria Math"/>
          </w:rPr>
          <m:t>z</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the true difference in the variance explained by the genetic variant in </w:t>
      </w:r>
      <m:oMath>
        <m:r>
          <w:rPr>
            <w:rFonts w:ascii="Cambria Math" w:hAnsi="Cambria Math"/>
          </w:rPr>
          <m:t>y</m:t>
        </m:r>
      </m:oMath>
      <w:r>
        <w:t xml:space="preserve"> and </w:t>
      </w:r>
      <m:oMath>
        <m:r>
          <w:rPr>
            <w:rFonts w:ascii="Cambria Math" w:hAnsi="Cambria Math"/>
          </w:rPr>
          <m:t>x</m:t>
        </m:r>
      </m:oMath>
      <w:r>
        <w:t xml:space="preserve">. If </w:t>
      </w:r>
      <m:oMath>
        <m:r>
          <w:rPr>
            <w:rFonts w:ascii="Cambria Math" w:hAnsi="Cambria Math"/>
          </w:rPr>
          <m:t>z</m:t>
        </m:r>
        <m:r>
          <w:rPr>
            <w:rFonts w:ascii="Cambria Math" w:hAnsi="Cambria Math"/>
          </w:rPr>
          <m:t>&lt;0</m:t>
        </m:r>
      </m:oMath>
      <w:r>
        <w:t xml:space="preserve"> then we infer that </w:t>
      </w:r>
      <m:oMath>
        <m:r>
          <w:rPr>
            <w:rFonts w:ascii="Cambria Math" w:hAnsi="Cambria Math"/>
          </w:rPr>
          <m:t>x</m:t>
        </m:r>
        <m:r>
          <w:rPr>
            <w:rFonts w:ascii="Cambria Math" w:hAnsi="Cambria Math"/>
          </w:rPr>
          <m:t>→</m:t>
        </m:r>
        <m:r>
          <w:rPr>
            <w:rFonts w:ascii="Cambria Math" w:hAnsi="Cambria Math"/>
          </w:rPr>
          <m:t>y</m:t>
        </m:r>
      </m:oMath>
      <w:r>
        <w:t xml:space="preserve">. There will be some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that do not alter whether </w:t>
      </w:r>
      <m:oMath>
        <m:r>
          <w:rPr>
            <w:rFonts w:ascii="Cambria Math" w:hAnsi="Cambria Math"/>
          </w:rPr>
          <m:t>z</m:t>
        </m:r>
        <m:r>
          <w:rPr>
            <w:rFonts w:ascii="Cambria Math" w:hAnsi="Cambria Math"/>
          </w:rPr>
          <m:t>&lt;0</m:t>
        </m:r>
      </m:oMath>
      <w:r>
        <w:t xml:space="preserve">. To </w:t>
      </w:r>
      <w:r>
        <w:t xml:space="preserve">evaluate the reliability, </w:t>
      </w:r>
      <m:oMath>
        <m:r>
          <w:rPr>
            <w:rFonts w:ascii="Cambria Math" w:hAnsi="Cambria Math"/>
          </w:rPr>
          <m:t>R</m:t>
        </m:r>
      </m:oMath>
      <w:r>
        <w:t>, of the inference of the causal direction with regards to measurement error, the objective is to compare the proportion of the parameter space that agrees with the inferred direction against the proportion which does not:</w:t>
      </w:r>
    </w:p>
    <w:p w14:paraId="436B6925" w14:textId="77777777" w:rsidR="00F77868" w:rsidRDefault="0008661A">
      <w:pPr>
        <w:pStyle w:val="BodyText"/>
      </w:pPr>
      <m:oMathPara>
        <m:oMathParaPr>
          <m:jc m:val="center"/>
        </m:oMathParaPr>
        <m:oMath>
          <m:r>
            <w:rPr>
              <w:rFonts w:ascii="Cambria Math" w:hAnsi="Cambria Math"/>
            </w:rPr>
            <m:t>R</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num>
            <m:den>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&lt;0</m:t>
                  </m:r>
                </m:sub>
              </m:sSub>
            </m:den>
          </m:f>
        </m:oMath>
      </m:oMathPara>
    </w:p>
    <w:p w14:paraId="0AAD80EB" w14:textId="0FAB48C1" w:rsidR="00F77868" w:rsidRDefault="0008661A">
      <w:pPr>
        <w:pStyle w:val="FirstParagraph"/>
      </w:pPr>
      <w:r>
        <w:t xml:space="preserve">If </w:t>
      </w:r>
      <m:oMath>
        <m:r>
          <w:rPr>
            <w:rFonts w:ascii="Cambria Math" w:hAnsi="Cambria Math"/>
          </w:rPr>
          <m:t>R</m:t>
        </m:r>
        <m:r>
          <w:rPr>
            <w:rFonts w:ascii="Cambria Math" w:hAnsi="Cambria Math"/>
          </w:rPr>
          <m:t>=1</m:t>
        </m:r>
      </m:oMath>
      <w:r>
        <w:t xml:space="preserve"> then the direction of causality is equally probable across the range of possible measurement error values. If </w:t>
      </w:r>
      <m:oMath>
        <m:r>
          <w:rPr>
            <w:rFonts w:ascii="Cambria Math" w:hAnsi="Cambria Math"/>
          </w:rPr>
          <m:t>R</m:t>
        </m:r>
        <m:r>
          <w:rPr>
            <w:rFonts w:ascii="Cambria Math" w:hAnsi="Cambria Math"/>
          </w:rPr>
          <m:t>&gt;1</m:t>
        </m:r>
      </m:oMath>
      <w:r>
        <w:t xml:space="preserve"> then </w:t>
      </w:r>
      <m:oMath>
        <m:r>
          <w:rPr>
            <w:rFonts w:ascii="Cambria Math" w:hAnsi="Cambria Math"/>
          </w:rPr>
          <m:t>R</m:t>
        </m:r>
      </m:oMath>
      <w:r>
        <w:t xml:space="preserve"> times as much of the parameter space favours the inferred direction of causality. </w:t>
      </w:r>
      <m:oMath>
        <m:sSub>
          <m:sSubPr>
            <m:ctrlPr>
              <w:rPr>
                <w:rFonts w:ascii="Cambria Math" w:hAnsi="Cambria Math"/>
              </w:rPr>
            </m:ctrlPr>
          </m:sSubPr>
          <m:e>
            <m:r>
              <w:rPr>
                <w:rFonts w:ascii="Cambria Math" w:hAnsi="Cambria Math"/>
              </w:rPr>
              <m:t>V</m:t>
            </m:r>
          </m:e>
          <m:sub>
            <m:r>
              <w:rPr>
                <w:rFonts w:ascii="Cambria Math" w:hAnsi="Cambria Math"/>
              </w:rPr>
              <m:t>z</m:t>
            </m:r>
          </m:sub>
        </m:sSub>
      </m:oMath>
      <w:r>
        <w:t>, the total volume of the f</w:t>
      </w:r>
      <w:r>
        <w:t>unction (</w:t>
      </w:r>
      <w:del w:id="5" w:author="Author" w:date="2017-10-10T23:15:00Z">
        <w:r>
          <w:delText>Supplementary figure</w:delText>
        </w:r>
      </w:del>
      <w:ins w:id="6" w:author="Author" w:date="2017-10-10T23:15:00Z">
        <w:r>
          <w:t>Figure</w:t>
        </w:r>
      </w:ins>
      <w:r>
        <w:t xml:space="preserve"> 4), can be obtained analytically by solving:</w:t>
      </w:r>
    </w:p>
    <w:p w14:paraId="3D376DFF"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z</m:t>
                    </m:r>
                  </m:sub>
                </m:sSub>
              </m:e>
              <m:e>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ub>
                  <m:sup>
                    <m:r>
                      <w:rPr>
                        <w:rFonts w:ascii="Cambria Math" w:hAnsi="Cambria Math"/>
                      </w:rPr>
                      <m:t>1</m:t>
                    </m:r>
                  </m:sup>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ub>
                      <m:sup>
                        <m: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e>
                    </m:nary>
                  </m:e>
                </m:nary>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r>
                  <w:rPr>
                    <w:rFonts w:ascii="Cambria Math" w:hAnsi="Cambria Math"/>
                  </w:rPr>
                  <m:t>    </m:t>
                </m:r>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mr>
            <m:mr>
              <m:e/>
              <m:e>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e>
            </m:mr>
          </m:m>
        </m:oMath>
      </m:oMathPara>
    </w:p>
    <w:p w14:paraId="12839313" w14:textId="77777777" w:rsidR="00F77868" w:rsidRDefault="0008661A">
      <w:pPr>
        <w:pStyle w:val="FirstParagraph"/>
      </w:pPr>
      <m:oMath>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oMath>
      <w:r>
        <w:t xml:space="preserve">, the proportion of the volume that lies above the </w:t>
      </w:r>
      <m:oMath>
        <m:r>
          <w:rPr>
            <w:rFonts w:ascii="Cambria Math" w:hAnsi="Cambria Math"/>
          </w:rPr>
          <m:t>z</m:t>
        </m:r>
        <m:r>
          <w:rPr>
            <w:rFonts w:ascii="Cambria Math" w:hAnsi="Cambria Math"/>
          </w:rPr>
          <m:t>=0</m:t>
        </m:r>
      </m:oMath>
      <w:r>
        <w:t xml:space="preserve"> plane, can also be obtained analytically. The region of this volume is bound by the values of </w:t>
      </w:r>
      <m:oMath>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where </w:t>
      </w:r>
      <m:oMath>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r>
              <w:rPr>
                <w:rFonts w:ascii="Cambria Math" w:hAnsi="Cambria Math"/>
              </w:rPr>
              <m:t>x</m:t>
            </m:r>
          </m:sub>
        </m:sSub>
      </m:oMath>
      <w:r>
        <w:t xml:space="preserve">, which can be expanded to </w:t>
      </w:r>
      <m:oMath>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Hence,</w:t>
      </w:r>
    </w:p>
    <w:p w14:paraId="5CAE05A9"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e>
              <m:e>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ub>
                  <m:sup>
                    <m:r>
                      <w:rPr>
                        <w:rFonts w:ascii="Cambria Math" w:hAnsi="Cambria Math"/>
                      </w:rPr>
                      <m:t>1</m:t>
                    </m:r>
                  </m:sup>
                  <m:e>
                    <m:nary>
                      <m:naryPr>
                        <m:limLoc m:val="subSup"/>
                        <m:ctrlPr>
                          <w:rPr>
                            <w:rFonts w:ascii="Cambria Math" w:hAnsi="Cambria Math"/>
                          </w:rPr>
                        </m:ctrlPr>
                      </m:naryPr>
                      <m: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ub>
                      <m:sup>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sup>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den>
                        </m:f>
                      </m:e>
                    </m:nary>
                  </m:e>
                </m:nary>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num>
                  <m:den>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den>
                </m:f>
                <m:r>
                  <w:rPr>
                    <w:rFonts w:ascii="Cambria Math" w:hAnsi="Cambria Math"/>
                  </w:rPr>
                  <m:t>    </m:t>
                </m:r>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d</m:t>
                </m:r>
                <m:sSub>
                  <m:sSubPr>
                    <m:ctrlPr>
                      <w:rPr>
                        <w:rFonts w:ascii="Cambria Math" w:hAnsi="Cambria Math"/>
                      </w:rPr>
                    </m:ctrlPr>
                  </m:sSubPr>
                  <m:e>
                    <m:r>
                      <w:rPr>
                        <w:rFonts w:ascii="Cambria Math" w:hAnsi="Cambria Math"/>
                      </w:rPr>
                      <m:t>ρ</m:t>
                    </m:r>
                  </m:e>
                  <m: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e>
            </m:mr>
            <m:mr>
              <m:e/>
              <m:e>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sub>
                </m:sSub>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m:t>
                </m:r>
              </m:e>
            </m:mr>
          </m:m>
        </m:oMath>
      </m:oMathPara>
    </w:p>
    <w:p w14:paraId="1B1C025B" w14:textId="77777777" w:rsidR="00F77868" w:rsidRDefault="0008661A">
      <w:pPr>
        <w:pStyle w:val="FirstParagraph"/>
      </w:pPr>
      <w:r>
        <w:t xml:space="preserve">Thus </w:t>
      </w:r>
      <m:oMath>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&lt;0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r>
              <w:rPr>
                <w:rFonts w:ascii="Cambria Math" w:hAnsi="Cambria Math"/>
              </w:rPr>
              <m:t>≥0</m:t>
            </m:r>
          </m:sub>
        </m:sSub>
      </m:oMath>
      <w:r>
        <w:t>.</w:t>
      </w:r>
    </w:p>
    <w:p w14:paraId="1C932E5C" w14:textId="77777777" w:rsidR="00F77868" w:rsidRDefault="0008661A">
      <w:pPr>
        <w:pStyle w:val="Heading2"/>
      </w:pPr>
      <w:bookmarkStart w:id="7" w:name="supplementary-text-3"/>
      <w:bookmarkEnd w:id="7"/>
      <w:r>
        <w:lastRenderedPageBreak/>
        <w:t>Supplementary text 3</w:t>
      </w:r>
    </w:p>
    <w:p w14:paraId="556635F8" w14:textId="77777777" w:rsidR="00F77868" w:rsidRDefault="0008661A">
      <w:pPr>
        <w:pStyle w:val="FirstParagraph"/>
      </w:pPr>
      <w:r>
        <w:t>We have assumed no unmeasured confounding in these simulations. Unmeasured confounding will however have potentially large influences on mediation-based methods for inferring causal directions, and can also adversely influence the</w:t>
      </w:r>
      <w:r>
        <w:t xml:space="preserve"> estimate of the causal direction for the Steiger test.</w:t>
      </w:r>
    </w:p>
    <w:p w14:paraId="4D314DEC" w14:textId="77777777" w:rsidR="00F77868" w:rsidRDefault="0008661A">
      <w:pPr>
        <w:pStyle w:val="Heading3"/>
      </w:pPr>
      <w:bookmarkStart w:id="8" w:name="unmeasured-confounding-in-mediation"/>
      <w:bookmarkEnd w:id="8"/>
      <w:r>
        <w:t>Unmeasured confounding in mediation</w:t>
      </w:r>
    </w:p>
    <w:p w14:paraId="778746F9" w14:textId="77777777" w:rsidR="00F77868" w:rsidRDefault="0008661A">
      <w:pPr>
        <w:pStyle w:val="FirstParagraph"/>
      </w:pPr>
      <w:r>
        <w:t xml:space="preserve">Including an unmeasured confounder, </w:t>
      </w:r>
      <m:oMath>
        <m:r>
          <w:rPr>
            <w:rFonts w:ascii="Cambria Math" w:hAnsi="Cambria Math"/>
          </w:rPr>
          <m:t>u</m:t>
        </m:r>
      </m:oMath>
      <w:r>
        <w:t xml:space="preserve">, after ignoring intercept terms the exposure </w:t>
      </w:r>
      <m:oMath>
        <m:r>
          <w:rPr>
            <w:rFonts w:ascii="Cambria Math" w:hAnsi="Cambria Math"/>
          </w:rPr>
          <m:t>x</m:t>
        </m:r>
      </m:oMath>
      <w:r>
        <w:t xml:space="preserve"> and outcome </w:t>
      </w:r>
      <m:oMath>
        <m:r>
          <w:rPr>
            <w:rFonts w:ascii="Cambria Math" w:hAnsi="Cambria Math"/>
          </w:rPr>
          <m:t>y</m:t>
        </m:r>
      </m:oMath>
      <w:r>
        <w:t xml:space="preserve"> variables can be modelled as</w:t>
      </w:r>
    </w:p>
    <w:p w14:paraId="1BBAC269"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y</m:t>
                </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uy</m:t>
                    </m:r>
                  </m:sub>
                </m:sSub>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e>
            </m:mr>
            <m:mr>
              <m:e>
                <m:r>
                  <w:rPr>
                    <w:rFonts w:ascii="Cambria Math" w:hAnsi="Cambria Math"/>
                  </w:rPr>
                  <m:t>x</m:t>
                </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ux</m:t>
                    </m:r>
                  </m:sub>
                </m:sSub>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e>
            </m:mr>
          </m:m>
        </m:oMath>
      </m:oMathPara>
    </w:p>
    <w:p w14:paraId="66C0E4AC" w14:textId="77777777" w:rsidR="00F77868" w:rsidRDefault="0008661A">
      <w:pPr>
        <w:pStyle w:val="FirstParagraph"/>
      </w:pPr>
      <w:r>
        <w:t xml:space="preserve">The observational estimate of the causal effect of </w:t>
      </w:r>
      <m:oMath>
        <m:r>
          <w:rPr>
            <w:rFonts w:ascii="Cambria Math" w:hAnsi="Cambria Math"/>
          </w:rPr>
          <m:t>x</m:t>
        </m:r>
      </m:oMath>
      <w:r>
        <w:t xml:space="preserve"> on </w:t>
      </w:r>
      <m:oMath>
        <m:r>
          <w:rPr>
            <w:rFonts w:ascii="Cambria Math" w:hAnsi="Cambria Math"/>
          </w:rPr>
          <m:t>y</m:t>
        </m:r>
      </m:oMath>
      <w:r>
        <w:t xml:space="preserv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oMath>
      <w:r>
        <w:t xml:space="preserve"> is obtained from</w:t>
      </w:r>
    </w:p>
    <w:p w14:paraId="111192F9"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e>
              <m:e>
                <m:r>
                  <w:rPr>
                    <w:rFonts w:ascii="Cambria Math" w:hAnsi="Cambria Math"/>
                  </w:rPr>
                  <m:t>=</m:t>
                </m:r>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var</m:t>
                </m:r>
                <m:r>
                  <w:rPr>
                    <w:rFonts w:ascii="Cambria Math" w:hAnsi="Cambria Math"/>
                  </w:rPr>
                  <m:t>(</m:t>
                </m:r>
                <m:r>
                  <w:rPr>
                    <w:rFonts w:ascii="Cambria Math" w:hAnsi="Cambria Math"/>
                  </w:rPr>
                  <m:t>x</m:t>
                </m:r>
                <m:r>
                  <w:rPr>
                    <w:rFonts w:ascii="Cambria Math" w:hAnsi="Cambria Math"/>
                  </w:rPr>
                  <m:t>)</m:t>
                </m:r>
              </m:e>
            </m:mr>
            <m:mr>
              <m:e/>
              <m:e>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r>
                      <w:rPr>
                        <w:rFonts w:ascii="Cambria Math" w:hAnsi="Cambria Math"/>
                      </w:rPr>
                      <m:t>)</m:t>
                    </m:r>
                  </m:num>
                  <m:den>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m:t>
                        </m:r>
                      </m:sub>
                    </m:sSub>
                    <m:r>
                      <w:rPr>
                        <w:rFonts w:ascii="Cambria Math" w:hAnsi="Cambria Math"/>
                      </w:rPr>
                      <m:t>)</m:t>
                    </m:r>
                  </m:den>
                </m:f>
              </m:e>
            </m:mr>
          </m:m>
        </m:oMath>
      </m:oMathPara>
    </w:p>
    <w:p w14:paraId="6A4010ED" w14:textId="77777777" w:rsidR="00F77868" w:rsidRDefault="0008661A">
      <w:pPr>
        <w:pStyle w:val="FirstParagraph"/>
      </w:pPr>
      <w:r>
        <w:t>From this it is clear th</w:t>
      </w:r>
      <w:r>
        <w:t xml:space="preserve">at </w:t>
      </w:r>
      <m:oMath>
        <m:sSub>
          <m:sSubPr>
            <m:ctrlPr>
              <w:rPr>
                <w:rFonts w:ascii="Cambria Math" w:hAnsi="Cambria Math"/>
              </w:rPr>
            </m:ctrlPr>
          </m:sSubPr>
          <m:e>
            <m:r>
              <w:rPr>
                <w:rFonts w:ascii="Cambria Math" w:hAnsi="Cambria Math"/>
              </w:rPr>
              <m:t>β</m:t>
            </m:r>
          </m:e>
          <m:sub>
            <m:r>
              <w:rPr>
                <w:rFonts w:ascii="Cambria Math" w:hAnsi="Cambria Math"/>
              </w:rPr>
              <m:t>x</m:t>
            </m:r>
          </m:sub>
        </m:sSub>
      </m:oMath>
      <w:r>
        <w:t xml:space="preserve"> and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oMath>
      <w:r>
        <w:t xml:space="preserve"> will differ when both </w:t>
      </w:r>
      <m:oMath>
        <m:sSub>
          <m:sSubPr>
            <m:ctrlPr>
              <w:rPr>
                <w:rFonts w:ascii="Cambria Math" w:hAnsi="Cambria Math"/>
              </w:rPr>
            </m:ctrlPr>
          </m:sSubPr>
          <m:e>
            <m:r>
              <w:rPr>
                <w:rFonts w:ascii="Cambria Math" w:hAnsi="Cambria Math"/>
              </w:rPr>
              <m:t>β</m:t>
            </m:r>
          </m:e>
          <m:sub>
            <m:r>
              <w:rPr>
                <w:rFonts w:ascii="Cambria Math" w:hAnsi="Cambria Math"/>
              </w:rPr>
              <m:t>uy</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ux</m:t>
            </m:r>
          </m:sub>
        </m:sSub>
      </m:oMath>
      <w:r>
        <w:t xml:space="preserve"> are non-zero. Relating to mediation, where we attempt to test if </w:t>
      </w:r>
      <m:oMath>
        <m:r>
          <w:rPr>
            <w:rFonts w:ascii="Cambria Math" w:hAnsi="Cambria Math"/>
          </w:rPr>
          <m:t>g</m:t>
        </m:r>
      </m:oMath>
      <w:r>
        <w:t xml:space="preserve"> associates with </w:t>
      </w:r>
      <m:oMath>
        <m:r>
          <w:rPr>
            <w:rFonts w:ascii="Cambria Math" w:hAnsi="Cambria Math"/>
          </w:rPr>
          <m:t>y</m:t>
        </m:r>
      </m:oMath>
      <w:r>
        <w:t xml:space="preserve"> after adjusting </w:t>
      </w:r>
      <m:oMath>
        <m:r>
          <w:rPr>
            <w:rFonts w:ascii="Cambria Math" w:hAnsi="Cambria Math"/>
          </w:rPr>
          <m:t>y</m:t>
        </m:r>
      </m:oMath>
      <w:r>
        <w:t xml:space="preserve"> for </w:t>
      </w:r>
      <m:oMath>
        <m:r>
          <w:rPr>
            <w:rFonts w:ascii="Cambria Math" w:hAnsi="Cambria Math"/>
          </w:rPr>
          <m:t>x</m:t>
        </m:r>
      </m:oMath>
      <w:r>
        <w:t>, such that</w:t>
      </w:r>
    </w:p>
    <w:p w14:paraId="36D65653" w14:textId="77777777" w:rsidR="00F77868" w:rsidRDefault="0008661A">
      <w:pPr>
        <w:pStyle w:val="BodyText"/>
      </w:pPr>
      <m:oMathPara>
        <m:oMathParaPr>
          <m:jc m:val="center"/>
        </m:oMathParaP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m:t>
              </m:r>
            </m:sup>
          </m:sSup>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r>
            <w:rPr>
              <w:rFonts w:ascii="Cambria Math" w:hAnsi="Cambria Math"/>
            </w:rPr>
            <m:t>x</m:t>
          </m:r>
        </m:oMath>
      </m:oMathPara>
    </w:p>
    <w:p w14:paraId="57BA7C27" w14:textId="77777777" w:rsidR="00F77868" w:rsidRDefault="0008661A">
      <w:pPr>
        <w:pStyle w:val="FirstParagraph"/>
      </w:pPr>
      <w:r>
        <w:t>and</w:t>
      </w:r>
    </w:p>
    <w:p w14:paraId="2839C161" w14:textId="77777777" w:rsidR="00F77868" w:rsidRDefault="0008661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r>
                  <w:rPr>
                    <w:rFonts w:ascii="Cambria Math" w:hAnsi="Cambria Math"/>
                  </w:rPr>
                  <m:t>(</m:t>
                </m:r>
                <m:r>
                  <w:rPr>
                    <w:rFonts w:ascii="Cambria Math" w:hAnsi="Cambria Math"/>
                  </w:rPr>
                  <m:t>g</m:t>
                </m:r>
                <m:r>
                  <w:rPr>
                    <w:rFonts w:ascii="Cambria Math" w:hAnsi="Cambria Math"/>
                  </w:rPr>
                  <m:t>,</m:t>
                </m:r>
                <m:r>
                  <w:rPr>
                    <w:rFonts w:ascii="Cambria Math" w:hAnsi="Cambria Math"/>
                  </w:rPr>
                  <m:t>y</m:t>
                </m:r>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m:t>
                    </m:r>
                  </m:sup>
                </m:sSup>
                <m:r>
                  <w:rPr>
                    <w:rFonts w:ascii="Cambria Math" w:hAnsi="Cambria Math"/>
                  </w:rPr>
                  <m:t>)</m:t>
                </m:r>
              </m:e>
              <m:e>
                <m:r>
                  <w:rPr>
                    <w:rFonts w:ascii="Cambria Math" w:hAnsi="Cambria Math"/>
                  </w:rPr>
                  <m:t>=</m:t>
                </m:r>
                <m:r>
                  <w:rPr>
                    <w:rFonts w:ascii="Cambria Math" w:hAnsi="Cambria Math"/>
                  </w:rPr>
                  <m:t>cov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uy</m:t>
                    </m:r>
                  </m:sub>
                </m:sSub>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r>
                  <w:rPr>
                    <w:rFonts w:ascii="Cambria Math" w:hAnsi="Cambria Math"/>
                  </w:rPr>
                  <m:t>x</m:t>
                </m:r>
                <m:r>
                  <w:rPr>
                    <w:rFonts w:ascii="Cambria Math" w:hAnsi="Cambria Math"/>
                  </w:rPr>
                  <m:t>)</m:t>
                </m:r>
              </m:e>
            </m:mr>
            <m:mr>
              <m:e/>
              <m:e>
                <m:r>
                  <w:rPr>
                    <w:rFonts w:ascii="Cambria Math" w:hAnsi="Cambria Math"/>
                  </w:rPr>
                  <m:t>=</m:t>
                </m:r>
                <m:r>
                  <w:rPr>
                    <w:rFonts w:ascii="Cambria Math" w:hAnsi="Cambria Math"/>
                  </w:rPr>
                  <m:t>c</m:t>
                </m:r>
                <m:r>
                  <w:rPr>
                    <w:rFonts w:ascii="Cambria Math" w:hAnsi="Cambria Math"/>
                  </w:rPr>
                  <m:t>o</m:t>
                </m:r>
                <m:r>
                  <w:rPr>
                    <w:rFonts w:ascii="Cambria Math" w:hAnsi="Cambria Math"/>
                  </w:rPr>
                  <m:t>v</m:t>
                </m:r>
                <m:r>
                  <w:rPr>
                    <w:rFonts w:ascii="Cambria Math" w:hAnsi="Cambria Math"/>
                  </w:rPr>
                  <m:t>(</m:t>
                </m:r>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r>
                  <w:rPr>
                    <w:rFonts w:ascii="Cambria Math" w:hAnsi="Cambria Math"/>
                  </w:rPr>
                  <m:t>xu</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Sub>
                <m:r>
                  <w:rPr>
                    <w:rFonts w:ascii="Cambria Math" w:hAnsi="Cambria Math"/>
                  </w:rPr>
                  <m:t>)</m:t>
                </m:r>
                <m:r>
                  <w:rPr>
                    <w:rFonts w:ascii="Cambria Math" w:hAnsi="Cambria Math"/>
                  </w:rPr>
                  <m:t>var</m:t>
                </m:r>
                <m:r>
                  <w:rPr>
                    <w:rFonts w:ascii="Cambria Math" w:hAnsi="Cambria Math"/>
                  </w:rPr>
                  <m:t>(</m:t>
                </m:r>
                <m:r>
                  <w:rPr>
                    <w:rFonts w:ascii="Cambria Math" w:hAnsi="Cambria Math"/>
                  </w:rPr>
                  <m:t>g</m:t>
                </m:r>
                <m:r>
                  <w:rPr>
                    <w:rFonts w:ascii="Cambria Math" w:hAnsi="Cambria Math"/>
                  </w:rPr>
                  <m:t>)</m:t>
                </m:r>
              </m:e>
            </m:mr>
          </m:m>
        </m:oMath>
      </m:oMathPara>
    </w:p>
    <w:p w14:paraId="4ABC7E94" w14:textId="77777777" w:rsidR="00F77868" w:rsidRDefault="0008661A">
      <w:pPr>
        <w:pStyle w:val="FirstParagraph"/>
      </w:pPr>
      <w:r>
        <w:t xml:space="preserve">should any amount of unmeasured confounding exist, therefore, there will remain an association between </w:t>
      </w:r>
      <m:oMath>
        <m:r>
          <w:rPr>
            <w:rFonts w:ascii="Cambria Math" w:hAnsi="Cambria Math"/>
          </w:rPr>
          <m:t>g</m:t>
        </m:r>
      </m:oMath>
      <w:r>
        <w:t xml:space="preserve"> and </w:t>
      </w:r>
      <m:oMath>
        <m:r>
          <w:rPr>
            <w:rFonts w:ascii="Cambria Math" w:hAnsi="Cambria Math"/>
          </w:rPr>
          <m:t>y</m:t>
        </m:r>
        <m:r>
          <w:rPr>
            <w:rFonts w:ascii="Cambria Math" w:hAnsi="Cambria Math"/>
          </w:rPr>
          <m:t>|</m:t>
        </m:r>
        <m:r>
          <w:rPr>
            <w:rFonts w:ascii="Cambria Math" w:hAnsi="Cambria Math"/>
          </w:rPr>
          <m:t>x</m:t>
        </m:r>
      </m:oMath>
      <w:r>
        <w:t>, which will introduce errors in inferring causal directions.</w:t>
      </w:r>
    </w:p>
    <w:p w14:paraId="3C50D386" w14:textId="77777777" w:rsidR="00F77868" w:rsidRDefault="0008661A">
      <w:pPr>
        <w:pStyle w:val="Heading3"/>
      </w:pPr>
      <w:bookmarkStart w:id="9" w:name="unmeasured-confounding-in-the-mr-steiger"/>
      <w:bookmarkEnd w:id="9"/>
      <w:r>
        <w:t>Unmeasured conf</w:t>
      </w:r>
      <w:r>
        <w:t>ounding in the MR Steiger test</w:t>
      </w:r>
    </w:p>
    <w:p w14:paraId="03CF9AC5" w14:textId="77777777" w:rsidR="00F77868" w:rsidRDefault="0008661A">
      <w:pPr>
        <w:pStyle w:val="FirstParagraph"/>
      </w:pPr>
      <w:r>
        <w:t xml:space="preserve">Similarly, we can investigate the extent to which unmeasured confounding will lead to the wrong causal direction between </w:t>
      </w:r>
      <m:oMath>
        <m:r>
          <w:rPr>
            <w:rFonts w:ascii="Cambria Math" w:hAnsi="Cambria Math"/>
          </w:rPr>
          <m:t>x</m:t>
        </m:r>
      </m:oMath>
      <w:r>
        <w:t xml:space="preserve"> and </w:t>
      </w:r>
      <m:oMath>
        <m:r>
          <w:rPr>
            <w:rFonts w:ascii="Cambria Math" w:hAnsi="Cambria Math"/>
          </w:rPr>
          <m:t>y</m:t>
        </m:r>
      </m:oMath>
      <w:r>
        <w:t xml:space="preserve"> using the MR Steiger test, evaluating the liability for the inequality </w:t>
      </w: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m:t>
        </m:r>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being incorrect. After some algebra</w:t>
      </w:r>
    </w:p>
    <w:p w14:paraId="4E7117EF" w14:textId="77777777" w:rsidR="00F77868" w:rsidRDefault="0008661A">
      <w:pPr>
        <w:pStyle w:val="BodyText"/>
      </w:pPr>
      <m:oMathPara>
        <m:oMathParaPr>
          <m:jc m:val="center"/>
        </m:oMathParaPr>
        <m:oMath>
          <m:r>
            <w:rPr>
              <w:rFonts w:ascii="Cambria Math" w:hAnsi="Cambria Math"/>
            </w:rPr>
            <m:t>cor</m:t>
          </m:r>
          <m:r>
            <w:rPr>
              <w:rFonts w:ascii="Cambria Math" w:hAnsi="Cambria Math"/>
            </w:rPr>
            <m:t>(</m:t>
          </m:r>
          <m:r>
            <w:rPr>
              <w:rFonts w:ascii="Cambria Math" w:hAnsi="Cambria Math"/>
            </w:rPr>
            <m:t>g</m:t>
          </m:r>
          <m:r>
            <w:rPr>
              <w:rFonts w:ascii="Cambria Math" w:hAnsi="Cambria Math"/>
            </w:rPr>
            <m:t>,</m:t>
          </m:r>
          <m: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num>
            <m:den>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x</m:t>
                  </m:r>
                </m:sub>
              </m:sSub>
              <m:r>
                <w:rPr>
                  <w:rFonts w:ascii="Cambria Math" w:hAnsi="Cambria Math"/>
                </w:rPr>
                <m:t>)</m:t>
              </m:r>
            </m:den>
          </m:f>
        </m:oMath>
      </m:oMathPara>
    </w:p>
    <w:p w14:paraId="63B017A5" w14:textId="77777777" w:rsidR="00F77868" w:rsidRDefault="0008661A">
      <w:pPr>
        <w:pStyle w:val="FirstParagraph"/>
      </w:pPr>
      <w:r>
        <w:t>and</w:t>
      </w:r>
    </w:p>
    <w:p w14:paraId="7587FD63" w14:textId="77777777" w:rsidR="00F77868" w:rsidRDefault="0008661A">
      <w:pPr>
        <w:pStyle w:val="BodyText"/>
      </w:pPr>
      <m:oMathPara>
        <m:oMathParaPr>
          <m:jc m:val="center"/>
        </m:oMathParaPr>
        <m:oMath>
          <m:r>
            <w:rPr>
              <w:rFonts w:ascii="Cambria Math" w:hAnsi="Cambria Math"/>
            </w:rPr>
            <w:lastRenderedPageBreak/>
            <m:t>cor</m:t>
          </m:r>
          <m:r>
            <w:rPr>
              <w:rFonts w:ascii="Cambria Math" w:hAnsi="Cambria Math"/>
            </w:rPr>
            <m:t>(</m:t>
          </m:r>
          <m:r>
            <w:rPr>
              <w:rFonts w:ascii="Cambria Math" w:hAnsi="Cambria Math"/>
            </w:rPr>
            <m:t>g</m:t>
          </m:r>
          <m:r>
            <w:rPr>
              <w:rFonts w:ascii="Cambria Math" w:hAnsi="Cambria Math"/>
            </w:rPr>
            <m:t>,</m:t>
          </m:r>
          <m:r>
            <w:rPr>
              <w:rFonts w:ascii="Cambria Math" w:hAnsi="Cambria Math"/>
            </w:rPr>
            <m:t>y</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β</m:t>
                  </m: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g</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g</m:t>
              </m:r>
              <m:r>
                <w:rPr>
                  <w:rFonts w:ascii="Cambria Math" w:hAnsi="Cambria Math"/>
                </w:rPr>
                <m:t>)+</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β</m:t>
                      </m:r>
                    </m:e>
                  </m:groupChr>
                </m:e>
                <m:sub>
                  <m:r>
                    <w:rPr>
                      <w:rFonts w:ascii="Cambria Math" w:hAnsi="Cambria Math"/>
                    </w:rPr>
                    <m:t>x</m:t>
                  </m:r>
                </m:sub>
                <m:sup>
                  <m:r>
                    <w:rPr>
                      <w:rFonts w:ascii="Cambria Math" w:hAnsi="Cambria Math"/>
                    </w:rPr>
                    <m:t>2</m:t>
                  </m:r>
                </m:sup>
              </m:sSubSup>
              <m:sSubSup>
                <m:sSubSupPr>
                  <m:ctrlPr>
                    <w:rPr>
                      <w:rFonts w:ascii="Cambria Math" w:hAnsi="Cambria Math"/>
                    </w:rPr>
                  </m:ctrlPr>
                </m:sSubSupPr>
                <m:e>
                  <m:r>
                    <w:rPr>
                      <w:rFonts w:ascii="Cambria Math" w:hAnsi="Cambria Math"/>
                    </w:rPr>
                    <m:t>β</m:t>
                  </m:r>
                </m:e>
                <m:sub>
                  <m:r>
                    <w:rPr>
                      <w:rFonts w:ascii="Cambria Math" w:hAnsi="Cambria Math"/>
                    </w:rPr>
                    <m:t>ux</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uy</m:t>
                  </m:r>
                </m:sub>
                <m:sup>
                  <m:r>
                    <w:rPr>
                      <w:rFonts w:ascii="Cambria Math" w:hAnsi="Cambria Math"/>
                    </w:rPr>
                    <m:t>2</m:t>
                  </m:r>
                </m:sup>
              </m:sSubSup>
              <m:r>
                <w:rPr>
                  <w:rFonts w:ascii="Cambria Math" w:hAnsi="Cambria Math"/>
                </w:rPr>
                <m:t>var</m:t>
              </m:r>
              <m:r>
                <w:rPr>
                  <w:rFonts w:ascii="Cambria Math" w:hAnsi="Cambria Math"/>
                </w:rPr>
                <m:t>(</m:t>
              </m:r>
              <m:r>
                <w:rPr>
                  <w:rFonts w:ascii="Cambria Math" w:hAnsi="Cambria Math"/>
                </w:rPr>
                <m:t>u</m:t>
              </m:r>
              <m:r>
                <w:rPr>
                  <w:rFonts w:ascii="Cambria Math" w:hAnsi="Cambria Math"/>
                </w:rPr>
                <m:t>)+</m:t>
              </m:r>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y</m:t>
                  </m:r>
                </m:sub>
              </m:sSub>
              <m:r>
                <w:rPr>
                  <w:rFonts w:ascii="Cambria Math" w:hAnsi="Cambria Math"/>
                </w:rPr>
                <m:t>)</m:t>
              </m:r>
            </m:den>
          </m:f>
        </m:oMath>
      </m:oMathPara>
    </w:p>
    <w:p w14:paraId="7D10C71B" w14:textId="3912DB25" w:rsidR="00F77868" w:rsidRDefault="0008661A">
      <w:pPr>
        <w:pStyle w:val="FirstParagraph"/>
      </w:pPr>
      <w:r>
        <w:t xml:space="preserve">Supplementary figure </w:t>
      </w:r>
      <w:del w:id="10" w:author="Author" w:date="2017-10-10T23:15:00Z">
        <w:r>
          <w:delText>1</w:delText>
        </w:r>
      </w:del>
      <w:ins w:id="11" w:author="Author" w:date="2017-10-10T23:15:00Z">
        <w:r>
          <w:t>2</w:t>
        </w:r>
      </w:ins>
      <w:r>
        <w:t xml:space="preserve"> shows t</w:t>
      </w:r>
      <w:r>
        <w:t xml:space="preserve">he relationship between the magnitude of the correlations between </w:t>
      </w:r>
      <m:oMath>
        <m:r>
          <w:rPr>
            <w:rFonts w:ascii="Cambria Math" w:hAnsi="Cambria Math"/>
          </w:rPr>
          <m:t>x</m:t>
        </m:r>
      </m:oMath>
      <w:r>
        <w:t xml:space="preserve">, </w:t>
      </w:r>
      <m:oMath>
        <m:r>
          <w:rPr>
            <w:rFonts w:ascii="Cambria Math" w:hAnsi="Cambria Math"/>
          </w:rPr>
          <m:t>y</m:t>
        </m:r>
      </m:oMath>
      <w:r>
        <w:t xml:space="preserve"> and the confounder </w:t>
      </w:r>
      <m:oMath>
        <m:r>
          <w:rPr>
            <w:rFonts w:ascii="Cambria Math" w:hAnsi="Cambria Math"/>
          </w:rPr>
          <m:t>u</m:t>
        </m:r>
      </m:oMath>
      <w:r>
        <w:t xml:space="preserve"> for a range of </w:t>
      </w:r>
      <m:oMath>
        <m:sSub>
          <m:sSubPr>
            <m:ctrlPr>
              <w:rPr>
                <w:rFonts w:ascii="Cambria Math" w:hAnsi="Cambria Math"/>
              </w:rPr>
            </m:ctrlPr>
          </m:sSubPr>
          <m:e>
            <m:r>
              <w:rPr>
                <w:rFonts w:ascii="Cambria Math" w:hAnsi="Cambria Math"/>
              </w:rPr>
              <m:t>β</m:t>
            </m:r>
          </m:e>
          <m:sub>
            <m:r>
              <w:rPr>
                <w:rFonts w:ascii="Cambria Math" w:hAnsi="Cambria Math"/>
              </w:rPr>
              <m:t>xy</m:t>
            </m:r>
          </m:sub>
        </m:sSub>
        <w:proofErr w:type="gramStart"/>
        <m:r>
          <w:rPr>
            <w:rFonts w:ascii="Cambria Math" w:hAnsi="Cambria Math"/>
          </w:rPr>
          <m:t>=(</m:t>
        </m:r>
        <w:proofErr w:type="gramEnd"/>
        <m:r>
          <w:rPr>
            <w:rFonts w:ascii="Cambria Math" w:hAnsi="Cambria Math"/>
          </w:rPr>
          <m:t>-2,2)</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gx</m:t>
            </m:r>
          </m:sub>
        </m:sSub>
        <m:r>
          <w:rPr>
            <w:rFonts w:ascii="Cambria Math" w:hAnsi="Cambria Math"/>
          </w:rPr>
          <m:t>=0.1</m:t>
        </m:r>
      </m:oMath>
      <w:r>
        <w:t xml:space="preserve"> and a range of confounder effects. The pattern of results were similar for different values of </w:t>
      </w:r>
      <m:oMath>
        <m:sSub>
          <m:sSubPr>
            <m:ctrlPr>
              <w:rPr>
                <w:rFonts w:ascii="Cambria Math" w:hAnsi="Cambria Math"/>
              </w:rPr>
            </m:ctrlPr>
          </m:sSubPr>
          <m:e>
            <m:r>
              <w:rPr>
                <w:rFonts w:ascii="Cambria Math" w:hAnsi="Cambria Math"/>
              </w:rPr>
              <m:t>β</m:t>
            </m:r>
          </m:e>
          <m:sub>
            <m:r>
              <w:rPr>
                <w:rFonts w:ascii="Cambria Math" w:hAnsi="Cambria Math"/>
              </w:rPr>
              <m:t>gx</m:t>
            </m:r>
          </m:sub>
        </m:sSub>
      </m:oMath>
      <w:r>
        <w:t>. We note that in m</w:t>
      </w:r>
      <w:r>
        <w:t xml:space="preserve">ost cases for the parameter values explored, where the observational absolute </w:t>
      </w:r>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R</m:t>
                </m:r>
              </m:e>
            </m:groupChr>
          </m:e>
          <m:sub>
            <m:r>
              <w:rPr>
                <w:rFonts w:ascii="Cambria Math" w:hAnsi="Cambria Math"/>
              </w:rPr>
              <m:t>xy</m:t>
            </m:r>
          </m:sub>
          <m:sup>
            <m:r>
              <w:rPr>
                <w:rFonts w:ascii="Cambria Math" w:hAnsi="Cambria Math"/>
              </w:rPr>
              <m:t>2</m:t>
            </m:r>
          </m:sup>
        </m:sSubSup>
      </m:oMath>
      <w:r>
        <w:t xml:space="preserve"> is less than 0.2, unmeasured confounding will not incur the wrong causal direction in the MR Steiger test.</w:t>
      </w:r>
    </w:p>
    <w:p w14:paraId="236DFBC6" w14:textId="77777777" w:rsidR="001950AC" w:rsidRDefault="0008661A">
      <w:pPr>
        <w:pStyle w:val="Figure"/>
        <w:rPr>
          <w:del w:id="12" w:author="Author" w:date="2017-10-10T23:15:00Z"/>
        </w:rPr>
      </w:pPr>
      <w:del w:id="13" w:author="Author" w:date="2017-10-10T23:15:00Z">
        <w:r>
          <w:rPr>
            <w:noProof/>
            <w:lang w:val="en-GB" w:eastAsia="zh-CN"/>
          </w:rPr>
          <w:drawing>
            <wp:inline distT="0" distB="0" distL="0" distR="0" wp14:anchorId="11BBDE79" wp14:editId="6F529548">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unmeasured_conf_steiger.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del>
    </w:p>
    <w:p w14:paraId="07B358AA" w14:textId="4D60B2E5" w:rsidR="00F77868" w:rsidRDefault="0008661A">
      <w:pPr>
        <w:pStyle w:val="Figure"/>
        <w:rPr>
          <w:ins w:id="14" w:author="Author" w:date="2017-10-10T23:15:00Z"/>
        </w:rPr>
      </w:pPr>
      <w:del w:id="15" w:author="Author" w:date="2017-10-10T23:15:00Z">
        <w:r>
          <w:delText>Supplementary figure 1</w:delText>
        </w:r>
      </w:del>
      <w:ins w:id="16" w:author="Author" w:date="2017-10-10T23:15:00Z">
        <w:r>
          <w:rPr>
            <w:noProof/>
            <w:lang w:val="en-GB" w:eastAsia="zh-CN"/>
          </w:rPr>
          <w:drawing>
            <wp:inline distT="0" distB="0" distL="0" distR="0">
              <wp:extent cx="3810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cit_confounder.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ins>
    </w:p>
    <w:p w14:paraId="065D1CFF" w14:textId="77777777" w:rsidR="00F77868" w:rsidRDefault="0008661A">
      <w:pPr>
        <w:pStyle w:val="FirstParagraph"/>
        <w:rPr>
          <w:ins w:id="17" w:author="Author" w:date="2017-10-10T23:15:00Z"/>
        </w:rPr>
      </w:pPr>
      <w:ins w:id="18" w:author="Author" w:date="2017-10-10T23:15:00Z">
        <w:r>
          <w:t>Supplementary figure 1: Illustrative simulations (</w:t>
        </w:r>
        <m:oMath>
          <m:r>
            <w:rPr>
              <w:rFonts w:ascii="Cambria Math" w:hAnsi="Cambria Math"/>
            </w:rPr>
            <m:t>n</m:t>
          </m:r>
          <m:r>
            <w:rPr>
              <w:rFonts w:ascii="Cambria Math" w:hAnsi="Cambria Math"/>
            </w:rPr>
            <m:t>=5000</m:t>
          </m:r>
        </m:oMath>
        <w:r>
          <w:t>) sh</w:t>
        </w:r>
        <w:r>
          <w:t xml:space="preserve">owing the results from CIT analysis under a model of confounding. Here, the phenotypes </w:t>
        </w:r>
        <m:oMath>
          <m:r>
            <w:rPr>
              <w:rFonts w:ascii="Cambria Math" w:hAnsi="Cambria Math"/>
            </w:rPr>
            <m:t>x</m:t>
          </m:r>
        </m:oMath>
        <w:r>
          <w:t xml:space="preserve"> and </w:t>
        </w:r>
        <m:oMath>
          <m:r>
            <w:rPr>
              <w:rFonts w:ascii="Cambria Math" w:hAnsi="Cambria Math"/>
            </w:rPr>
            <m:t>y</m:t>
          </m:r>
        </m:oMath>
        <w:r>
          <w:t xml:space="preserve"> are not causally related, but there is a genetic effect and a confounder both influencing each phenotype. Each point represents a single simulation. Where powe</w:t>
        </w:r>
        <w:r>
          <w:t xml:space="preserve">r is high (when the absolute values of the </w:t>
        </w:r>
        <m:oMath>
          <m:r>
            <w:rPr>
              <w:rFonts w:ascii="Cambria Math" w:hAnsi="Cambria Math"/>
            </w:rPr>
            <m:t>x</m:t>
          </m:r>
        </m:oMath>
        <w:r>
          <w:t xml:space="preserve"> and </w:t>
        </w:r>
        <m:oMath>
          <m:r>
            <w:rPr>
              <w:rFonts w:ascii="Cambria Math" w:hAnsi="Cambria Math"/>
            </w:rPr>
            <m:t>y</m:t>
          </m:r>
        </m:oMath>
        <w:r>
          <w:t xml:space="preserve"> axes are large) the CIT returns a significant result (</w:t>
        </w:r>
        <m:oMath>
          <m:r>
            <w:rPr>
              <w:rFonts w:ascii="Cambria Math" w:hAnsi="Cambria Math"/>
            </w:rPr>
            <m:t>p</m:t>
          </m:r>
          <m:r>
            <w:rPr>
              <w:rFonts w:ascii="Cambria Math" w:hAnsi="Cambria Math"/>
            </w:rPr>
            <m:t>&lt;0.01</m:t>
          </m:r>
        </m:oMath>
        <w:r>
          <w:t xml:space="preserve">) when testing the causal effect of </w:t>
        </w:r>
        <m:oMath>
          <m:r>
            <w:rPr>
              <w:rFonts w:ascii="Cambria Math" w:hAnsi="Cambria Math"/>
            </w:rPr>
            <m:t>x</m:t>
          </m:r>
        </m:oMath>
        <w:r>
          <w:t xml:space="preserve"> on </w:t>
        </w:r>
        <m:oMath>
          <m:r>
            <w:rPr>
              <w:rFonts w:ascii="Cambria Math" w:hAnsi="Cambria Math"/>
            </w:rPr>
            <m:t>y</m:t>
          </m:r>
        </m:oMath>
        <w:r>
          <w:t xml:space="preserve">, and when testing the causal effect of </w:t>
        </w:r>
        <m:oMath>
          <m:r>
            <w:rPr>
              <w:rFonts w:ascii="Cambria Math" w:hAnsi="Cambria Math"/>
            </w:rPr>
            <m:t>y</m:t>
          </m:r>
        </m:oMath>
        <w:r>
          <w:t xml:space="preserve"> on </w:t>
        </w:r>
        <m:oMath>
          <m:r>
            <w:rPr>
              <w:rFonts w:ascii="Cambria Math" w:hAnsi="Cambria Math"/>
            </w:rPr>
            <m:t>x</m:t>
          </m:r>
        </m:oMath>
        <w:r>
          <w:t>.</w:t>
        </w:r>
      </w:ins>
    </w:p>
    <w:p w14:paraId="3D2E0EB2" w14:textId="77777777" w:rsidR="00F77868" w:rsidRDefault="0008661A">
      <w:pPr>
        <w:pStyle w:val="Figure"/>
        <w:rPr>
          <w:ins w:id="19" w:author="Author" w:date="2017-10-10T23:15:00Z"/>
        </w:rPr>
      </w:pPr>
      <w:ins w:id="20" w:author="Author" w:date="2017-10-10T23:15:00Z">
        <w:r>
          <w:rPr>
            <w:noProof/>
            <w:lang w:val="en-GB" w:eastAsia="zh-CN"/>
          </w:rPr>
          <w:lastRenderedPageBreak/>
          <w:drawing>
            <wp:inline distT="0" distB="0" distL="0" distR="0">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unmeasured_conf_steiger.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ins>
    </w:p>
    <w:p w14:paraId="2AF69503" w14:textId="77777777" w:rsidR="00F77868" w:rsidRDefault="0008661A">
      <w:pPr>
        <w:pStyle w:val="FirstParagraph"/>
      </w:pPr>
      <w:ins w:id="21" w:author="Author" w:date="2017-10-10T23:15:00Z">
        <w:r>
          <w:t>Supplementary figure 2</w:t>
        </w:r>
      </w:ins>
      <w:r>
        <w:t xml:space="preserve">: Graph representing the unmeasured confounding parameters that will lead to the MR Steiger test returning the wrong causal direction. Columns of boxes represent different signed values of the observational variance explained between </w:t>
      </w:r>
      <m:oMath>
        <m:r>
          <w:rPr>
            <w:rFonts w:ascii="Cambria Math" w:hAnsi="Cambria Math"/>
          </w:rPr>
          <m:t>x</m:t>
        </m:r>
      </m:oMath>
      <w:r>
        <w:t xml:space="preserve"> and </w:t>
      </w:r>
      <m:oMath>
        <m:r>
          <w:rPr>
            <w:rFonts w:ascii="Cambria Math" w:hAnsi="Cambria Math"/>
          </w:rPr>
          <m:t>y</m:t>
        </m:r>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xy</m:t>
            </m:r>
          </m:sub>
          <m:sup>
            <m:r>
              <w:rPr>
                <w:rFonts w:ascii="Cambria Math" w:hAnsi="Cambria Math"/>
              </w:rPr>
              <m:t>2</m:t>
            </m:r>
          </m:sup>
        </m:sSubSup>
      </m:oMath>
      <w:r>
        <w:t>).</w:t>
      </w:r>
    </w:p>
    <w:sectPr w:rsidR="00F77868">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27DE1" w14:textId="77777777" w:rsidR="0008661A" w:rsidRDefault="0008661A">
      <w:pPr>
        <w:spacing w:after="0"/>
      </w:pPr>
      <w:r>
        <w:separator/>
      </w:r>
    </w:p>
  </w:endnote>
  <w:endnote w:type="continuationSeparator" w:id="0">
    <w:p w14:paraId="59287237" w14:textId="77777777" w:rsidR="0008661A" w:rsidRDefault="0008661A">
      <w:pPr>
        <w:spacing w:after="0"/>
      </w:pPr>
      <w:r>
        <w:continuationSeparator/>
      </w:r>
    </w:p>
  </w:endnote>
  <w:endnote w:type="continuationNotice" w:id="1">
    <w:p w14:paraId="7F2B1273" w14:textId="77777777" w:rsidR="0008661A" w:rsidRDefault="0008661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B336" w14:textId="77777777" w:rsidR="00F401E5" w:rsidRDefault="00F401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66E4F9" w14:textId="77777777" w:rsidR="0008661A" w:rsidRDefault="0008661A">
      <w:r>
        <w:separator/>
      </w:r>
    </w:p>
  </w:footnote>
  <w:footnote w:type="continuationSeparator" w:id="0">
    <w:p w14:paraId="6A634C8D" w14:textId="77777777" w:rsidR="0008661A" w:rsidRDefault="0008661A">
      <w:r>
        <w:continuationSeparator/>
      </w:r>
    </w:p>
  </w:footnote>
  <w:footnote w:type="continuationNotice" w:id="1">
    <w:p w14:paraId="120035D5" w14:textId="77777777" w:rsidR="0008661A" w:rsidRDefault="0008661A">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C5D8F" w14:textId="77777777" w:rsidR="00F401E5" w:rsidRDefault="00F401E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BBB7C2"/>
    <w:multiLevelType w:val="multilevel"/>
    <w:tmpl w:val="41EA0E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966B0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CE89B09"/>
    <w:multiLevelType w:val="multilevel"/>
    <w:tmpl w:val="F1AC1D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
  <w:rsids>
    <w:rsidRoot w:val="00590D07"/>
    <w:rsid w:val="00011C8B"/>
    <w:rsid w:val="0008661A"/>
    <w:rsid w:val="001950AC"/>
    <w:rsid w:val="004E29B3"/>
    <w:rsid w:val="005543FA"/>
    <w:rsid w:val="00590D07"/>
    <w:rsid w:val="00784D58"/>
    <w:rsid w:val="00855EE8"/>
    <w:rsid w:val="008D6863"/>
    <w:rsid w:val="00B86B75"/>
    <w:rsid w:val="00BC48D5"/>
    <w:rsid w:val="00C36279"/>
    <w:rsid w:val="00E02F1E"/>
    <w:rsid w:val="00E315A3"/>
    <w:rsid w:val="00F401E5"/>
    <w:rsid w:val="00F77868"/>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qFormat="1"/>
    <w:lsdException w:name="Default Paragraph Font" w:uiPriority="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401E5"/>
    <w:pPr>
      <w:tabs>
        <w:tab w:val="center" w:pos="4513"/>
        <w:tab w:val="right" w:pos="9026"/>
      </w:tabs>
      <w:spacing w:after="0"/>
    </w:pPr>
  </w:style>
  <w:style w:type="character" w:customStyle="1" w:styleId="HeaderChar">
    <w:name w:val="Header Char"/>
    <w:basedOn w:val="DefaultParagraphFont"/>
    <w:link w:val="Header"/>
    <w:rsid w:val="00F401E5"/>
  </w:style>
  <w:style w:type="paragraph" w:styleId="Footer">
    <w:name w:val="footer"/>
    <w:basedOn w:val="Normal"/>
    <w:link w:val="FooterChar"/>
    <w:unhideWhenUsed/>
    <w:rsid w:val="00F401E5"/>
    <w:pPr>
      <w:tabs>
        <w:tab w:val="center" w:pos="4513"/>
        <w:tab w:val="right" w:pos="9026"/>
      </w:tabs>
      <w:spacing w:after="0"/>
    </w:pPr>
  </w:style>
  <w:style w:type="character" w:customStyle="1" w:styleId="FooterChar">
    <w:name w:val="Footer Char"/>
    <w:basedOn w:val="DefaultParagraphFont"/>
    <w:link w:val="Footer"/>
    <w:rsid w:val="00F401E5"/>
  </w:style>
  <w:style w:type="paragraph" w:styleId="BalloonText">
    <w:name w:val="Balloon Text"/>
    <w:basedOn w:val="Normal"/>
    <w:link w:val="BalloonTextChar"/>
    <w:semiHidden/>
    <w:unhideWhenUsed/>
    <w:rsid w:val="00F401E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401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8C8087-E729-F94E-877D-158F28407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1410</Words>
  <Characters>8040</Characters>
  <Application>Microsoft Macintosh Word</Application>
  <DocSecurity>0</DocSecurity>
  <Lines>67</Lines>
  <Paragraphs>18</Paragraphs>
  <ScaleCrop>false</ScaleCrop>
  <LinksUpToDate>false</LinksUpToDate>
  <CharactersWithSpaces>9432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Orienting the causal relationship between imprecisely measured traits using GWAS summary data</dc:title>
  <dc:creator/>
  <cp:lastModifiedBy>Gibran Hemani</cp:lastModifiedBy>
  <cp:revision>1</cp:revision>
  <dcterms:created xsi:type="dcterms:W3CDTF">2017-10-10T21:55:00Z</dcterms:created>
  <dcterms:modified xsi:type="dcterms:W3CDTF">2017-10-10T22:16:00Z</dcterms:modified>
</cp:coreProperties>
</file>